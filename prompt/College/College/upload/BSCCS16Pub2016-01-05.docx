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118D" w:rsidRPr="0038118D" w:rsidRDefault="0038118D" w:rsidP="0038118D">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38118D">
        <w:rPr>
          <w:rFonts w:ascii="Times New Roman" w:eastAsia="Times New Roman" w:hAnsi="Times New Roman" w:cs="Times New Roman"/>
          <w:b/>
          <w:bCs/>
          <w:kern w:val="36"/>
          <w:sz w:val="40"/>
          <w:szCs w:val="40"/>
        </w:rPr>
        <w:fldChar w:fldCharType="begin"/>
      </w:r>
      <w:r w:rsidRPr="0038118D">
        <w:rPr>
          <w:rFonts w:ascii="Times New Roman" w:eastAsia="Times New Roman" w:hAnsi="Times New Roman" w:cs="Times New Roman"/>
          <w:b/>
          <w:bCs/>
          <w:kern w:val="36"/>
          <w:sz w:val="40"/>
          <w:szCs w:val="40"/>
        </w:rPr>
        <w:instrText xml:space="preserve"> HYPERLINK "http://1000projects.org/satellite-communication-systems-ece-project-ppt.html" </w:instrText>
      </w:r>
      <w:r w:rsidRPr="0038118D">
        <w:rPr>
          <w:rFonts w:ascii="Times New Roman" w:eastAsia="Times New Roman" w:hAnsi="Times New Roman" w:cs="Times New Roman"/>
          <w:b/>
          <w:bCs/>
          <w:kern w:val="36"/>
          <w:sz w:val="40"/>
          <w:szCs w:val="40"/>
        </w:rPr>
        <w:fldChar w:fldCharType="separate"/>
      </w:r>
      <w:r w:rsidRPr="0038118D">
        <w:rPr>
          <w:rFonts w:ascii="Times New Roman" w:eastAsia="Times New Roman" w:hAnsi="Times New Roman" w:cs="Times New Roman"/>
          <w:b/>
          <w:bCs/>
          <w:color w:val="0000FF"/>
          <w:kern w:val="36"/>
          <w:sz w:val="40"/>
          <w:szCs w:val="40"/>
          <w:u w:val="single"/>
        </w:rPr>
        <w:t xml:space="preserve">Satellite Communication Systems ECE Project &amp; </w:t>
      </w:r>
      <w:proofErr w:type="spellStart"/>
      <w:r w:rsidRPr="0038118D">
        <w:rPr>
          <w:rFonts w:ascii="Times New Roman" w:eastAsia="Times New Roman" w:hAnsi="Times New Roman" w:cs="Times New Roman"/>
          <w:b/>
          <w:bCs/>
          <w:color w:val="0000FF"/>
          <w:kern w:val="36"/>
          <w:sz w:val="40"/>
          <w:szCs w:val="40"/>
          <w:u w:val="single"/>
        </w:rPr>
        <w:t>ppt</w:t>
      </w:r>
      <w:proofErr w:type="spellEnd"/>
      <w:r w:rsidRPr="0038118D">
        <w:rPr>
          <w:rFonts w:ascii="Times New Roman" w:eastAsia="Times New Roman" w:hAnsi="Times New Roman" w:cs="Times New Roman"/>
          <w:b/>
          <w:bCs/>
          <w:kern w:val="36"/>
          <w:sz w:val="40"/>
          <w:szCs w:val="40"/>
        </w:rPr>
        <w:fldChar w:fldCharType="end"/>
      </w:r>
    </w:p>
    <w:p w:rsidR="0038118D" w:rsidRPr="0038118D" w:rsidRDefault="0038118D" w:rsidP="0038118D">
      <w:pPr>
        <w:spacing w:before="100" w:beforeAutospacing="1" w:after="100" w:afterAutospacing="1" w:line="240" w:lineRule="auto"/>
        <w:rPr>
          <w:rFonts w:ascii="Times New Roman" w:eastAsia="Times New Roman" w:hAnsi="Times New Roman" w:cs="Times New Roman"/>
          <w:sz w:val="24"/>
          <w:szCs w:val="24"/>
        </w:rPr>
      </w:pPr>
      <w:r w:rsidRPr="0038118D">
        <w:rPr>
          <w:rFonts w:ascii="Georgia" w:eastAsia="Times New Roman" w:hAnsi="Georgia" w:cs="Times New Roman"/>
          <w:sz w:val="27"/>
          <w:szCs w:val="27"/>
        </w:rPr>
        <w:t xml:space="preserve">The satellite is the entity that is positioned into orbit through the man endeavor. These entities are known as artificial satellites to make difference from natural satellites like the Moon. Sputnik 1 is the first artificial satellite that was dispatched in 1957, over the Soviet Union. Over 2010, there are thousands of satellites dispatched into orbit throughout the globe. Some space probes are positioned into orbit throughout other bodies and evolved into artificial satellites to the Jupiter, Moon, Venus, Mars and Saturn. </w:t>
      </w:r>
    </w:p>
    <w:p w:rsidR="0038118D" w:rsidRPr="0038118D" w:rsidRDefault="0038118D" w:rsidP="0038118D">
      <w:pPr>
        <w:spacing w:before="100" w:beforeAutospacing="1" w:after="100" w:afterAutospacing="1" w:line="240" w:lineRule="auto"/>
        <w:rPr>
          <w:rFonts w:ascii="Times New Roman" w:eastAsia="Times New Roman" w:hAnsi="Times New Roman" w:cs="Times New Roman"/>
          <w:sz w:val="24"/>
          <w:szCs w:val="24"/>
        </w:rPr>
      </w:pPr>
      <w:r w:rsidRPr="0038118D">
        <w:rPr>
          <w:rFonts w:ascii="Georgia" w:eastAsia="Times New Roman" w:hAnsi="Georgia" w:cs="Times New Roman"/>
          <w:sz w:val="27"/>
          <w:szCs w:val="27"/>
        </w:rPr>
        <w:t xml:space="preserve">Satellites are utilized for many amounts of aims. The general kinds contain civilian Earth observation satellites, military (spy), weather satellites, communication satellites, navigation satellites, and research satellites. The human spacecraft and space stations under the orbit are even called satellites. The orbits of the satellite differ highly based on the aim of the satellite which is divided in many methods. The famous (overlapping) classes contain geostationary orbit, low Earth orbit, and polar orbit. </w:t>
      </w:r>
    </w:p>
    <w:tbl>
      <w:tblPr>
        <w:tblW w:w="0" w:type="auto"/>
        <w:jc w:val="center"/>
        <w:tblCellSpacing w:w="15" w:type="dxa"/>
        <w:tblCellMar>
          <w:top w:w="15" w:type="dxa"/>
          <w:left w:w="15" w:type="dxa"/>
          <w:bottom w:w="15" w:type="dxa"/>
          <w:right w:w="15" w:type="dxa"/>
        </w:tblCellMar>
        <w:tblLook w:val="04A0"/>
      </w:tblPr>
      <w:tblGrid>
        <w:gridCol w:w="96"/>
      </w:tblGrid>
      <w:tr w:rsidR="0038118D" w:rsidRPr="0038118D" w:rsidTr="0038118D">
        <w:trPr>
          <w:tblCellSpacing w:w="15" w:type="dxa"/>
          <w:jc w:val="center"/>
        </w:trPr>
        <w:tc>
          <w:tcPr>
            <w:tcW w:w="0" w:type="auto"/>
            <w:vAlign w:val="center"/>
            <w:hideMark/>
          </w:tcPr>
          <w:p w:rsidR="0038118D" w:rsidRPr="0038118D" w:rsidRDefault="0038118D" w:rsidP="0038118D">
            <w:pPr>
              <w:spacing w:after="0" w:line="240" w:lineRule="auto"/>
              <w:rPr>
                <w:rFonts w:ascii="Times New Roman" w:eastAsia="Times New Roman" w:hAnsi="Times New Roman" w:cs="Times New Roman"/>
                <w:sz w:val="24"/>
                <w:szCs w:val="24"/>
              </w:rPr>
            </w:pPr>
          </w:p>
        </w:tc>
      </w:tr>
      <w:tr w:rsidR="0038118D" w:rsidRPr="0038118D" w:rsidTr="0038118D">
        <w:trPr>
          <w:tblCellSpacing w:w="15" w:type="dxa"/>
          <w:jc w:val="center"/>
        </w:trPr>
        <w:tc>
          <w:tcPr>
            <w:tcW w:w="0" w:type="auto"/>
            <w:vAlign w:val="center"/>
            <w:hideMark/>
          </w:tcPr>
          <w:p w:rsidR="0038118D" w:rsidRPr="0038118D" w:rsidRDefault="0038118D" w:rsidP="0038118D">
            <w:pPr>
              <w:spacing w:after="0" w:line="240" w:lineRule="auto"/>
              <w:rPr>
                <w:rFonts w:ascii="Times New Roman" w:eastAsia="Times New Roman" w:hAnsi="Times New Roman" w:cs="Times New Roman"/>
                <w:sz w:val="24"/>
                <w:szCs w:val="24"/>
              </w:rPr>
            </w:pPr>
          </w:p>
        </w:tc>
      </w:tr>
      <w:tr w:rsidR="0038118D" w:rsidRPr="0038118D" w:rsidTr="0038118D">
        <w:trPr>
          <w:tblCellSpacing w:w="15" w:type="dxa"/>
          <w:jc w:val="center"/>
        </w:trPr>
        <w:tc>
          <w:tcPr>
            <w:tcW w:w="0" w:type="auto"/>
            <w:vAlign w:val="center"/>
            <w:hideMark/>
          </w:tcPr>
          <w:p w:rsidR="0038118D" w:rsidRPr="0038118D" w:rsidRDefault="0038118D" w:rsidP="0038118D">
            <w:pPr>
              <w:spacing w:after="0" w:line="240" w:lineRule="auto"/>
              <w:rPr>
                <w:ins w:id="0" w:author="Unknown"/>
                <w:rFonts w:ascii="Times New Roman" w:eastAsia="Times New Roman" w:hAnsi="Times New Roman" w:cs="Times New Roman"/>
                <w:sz w:val="24"/>
                <w:szCs w:val="24"/>
              </w:rPr>
            </w:pPr>
          </w:p>
        </w:tc>
      </w:tr>
    </w:tbl>
    <w:p w:rsidR="0038118D" w:rsidRPr="0038118D" w:rsidRDefault="0038118D" w:rsidP="0038118D">
      <w:pPr>
        <w:spacing w:before="100" w:beforeAutospacing="1" w:after="100" w:afterAutospacing="1" w:line="240" w:lineRule="auto"/>
        <w:rPr>
          <w:rFonts w:ascii="Times New Roman" w:eastAsia="Times New Roman" w:hAnsi="Times New Roman" w:cs="Times New Roman"/>
          <w:sz w:val="24"/>
          <w:szCs w:val="24"/>
        </w:rPr>
      </w:pPr>
      <w:r w:rsidRPr="0038118D">
        <w:rPr>
          <w:rFonts w:ascii="Georgia" w:eastAsia="Times New Roman" w:hAnsi="Georgia" w:cs="Times New Roman"/>
          <w:sz w:val="27"/>
          <w:szCs w:val="27"/>
        </w:rPr>
        <w:t xml:space="preserve">Sputnik 1 assisted to recognize the intensity of great atmospheric levels by calculation its orbital modification and gave the information on radio-signal distribution under the ionosphere. Since the body of satellite was present with nitrogen, Sputnik 1 even gave the first chance for meteoroid detection. </w:t>
      </w:r>
    </w:p>
    <w:p w:rsidR="0038118D" w:rsidRPr="0038118D" w:rsidRDefault="0038118D" w:rsidP="0038118D">
      <w:pPr>
        <w:spacing w:before="100" w:beforeAutospacing="1" w:after="100" w:afterAutospacing="1" w:line="240" w:lineRule="auto"/>
        <w:rPr>
          <w:rFonts w:ascii="Times New Roman" w:eastAsia="Times New Roman" w:hAnsi="Times New Roman" w:cs="Times New Roman"/>
          <w:sz w:val="24"/>
          <w:szCs w:val="24"/>
        </w:rPr>
      </w:pPr>
      <w:r w:rsidRPr="0038118D">
        <w:rPr>
          <w:rFonts w:ascii="Georgia" w:eastAsia="Times New Roman" w:hAnsi="Georgia" w:cs="Times New Roman"/>
          <w:sz w:val="27"/>
          <w:szCs w:val="27"/>
        </w:rPr>
        <w:t xml:space="preserve">The kinds of satellites are Anti-Satellite weapons/Killer Satellites, Astronomical satellites, Biosatellites, Communications satellites, Miniaturized satellites, Navigational satellites, Reconnaissance satellites, Earth observation satellites, Tether satellites, and Weather satellites. </w:t>
      </w:r>
    </w:p>
    <w:p w:rsidR="0038118D" w:rsidRPr="0038118D" w:rsidRDefault="0038118D" w:rsidP="0038118D">
      <w:pPr>
        <w:spacing w:before="100" w:beforeAutospacing="1" w:after="100" w:afterAutospacing="1" w:line="240" w:lineRule="auto"/>
        <w:rPr>
          <w:rFonts w:ascii="Times New Roman" w:eastAsia="Times New Roman" w:hAnsi="Times New Roman" w:cs="Times New Roman"/>
          <w:sz w:val="24"/>
          <w:szCs w:val="24"/>
        </w:rPr>
      </w:pPr>
      <w:r w:rsidRPr="0038118D">
        <w:rPr>
          <w:rFonts w:ascii="Georgia" w:eastAsia="Times New Roman" w:hAnsi="Georgia" w:cs="Times New Roman"/>
          <w:b/>
          <w:bCs/>
          <w:sz w:val="27"/>
        </w:rPr>
        <w:t>Conclusion:</w:t>
      </w:r>
      <w:r w:rsidRPr="0038118D">
        <w:rPr>
          <w:rFonts w:ascii="Georgia" w:eastAsia="Times New Roman" w:hAnsi="Georgia" w:cs="Times New Roman"/>
          <w:sz w:val="27"/>
          <w:szCs w:val="27"/>
        </w:rPr>
        <w:t xml:space="preserve"> </w:t>
      </w:r>
    </w:p>
    <w:p w:rsidR="0038118D" w:rsidRPr="0038118D" w:rsidRDefault="0038118D" w:rsidP="0038118D">
      <w:pPr>
        <w:spacing w:before="100" w:beforeAutospacing="1" w:after="100" w:afterAutospacing="1" w:line="240" w:lineRule="auto"/>
        <w:rPr>
          <w:rFonts w:ascii="Times New Roman" w:eastAsia="Times New Roman" w:hAnsi="Times New Roman" w:cs="Times New Roman"/>
          <w:sz w:val="24"/>
          <w:szCs w:val="24"/>
        </w:rPr>
      </w:pPr>
      <w:r w:rsidRPr="0038118D">
        <w:rPr>
          <w:rFonts w:ascii="Georgia" w:eastAsia="Times New Roman" w:hAnsi="Georgia" w:cs="Times New Roman"/>
          <w:sz w:val="27"/>
          <w:szCs w:val="27"/>
        </w:rPr>
        <w:t xml:space="preserve">Satellites are basically computer managed methods of semi-independent. The subsystems have several functions like energy generation, attitude control, thermal control, telemetry, and orbit control. </w:t>
      </w:r>
    </w:p>
    <w:p w:rsidR="00CA1771" w:rsidRDefault="00CA1771" w:rsidP="0038118D">
      <w:pPr>
        <w:pStyle w:val="Heading1"/>
      </w:pPr>
    </w:p>
    <w:sectPr w:rsidR="00CA1771" w:rsidSect="00CA177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8118D"/>
    <w:rsid w:val="0038118D"/>
    <w:rsid w:val="00CA177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1771"/>
  </w:style>
  <w:style w:type="paragraph" w:styleId="Heading1">
    <w:name w:val="heading 1"/>
    <w:basedOn w:val="Normal"/>
    <w:link w:val="Heading1Char"/>
    <w:uiPriority w:val="9"/>
    <w:qFormat/>
    <w:rsid w:val="0038118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18D"/>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38118D"/>
    <w:rPr>
      <w:color w:val="0000FF"/>
      <w:u w:val="single"/>
    </w:rPr>
  </w:style>
  <w:style w:type="paragraph" w:styleId="NormalWeb">
    <w:name w:val="Normal (Web)"/>
    <w:basedOn w:val="Normal"/>
    <w:uiPriority w:val="99"/>
    <w:semiHidden/>
    <w:unhideWhenUsed/>
    <w:rsid w:val="0038118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8118D"/>
    <w:rPr>
      <w:b/>
      <w:bCs/>
    </w:rPr>
  </w:style>
</w:styles>
</file>

<file path=word/webSettings.xml><?xml version="1.0" encoding="utf-8"?>
<w:webSettings xmlns:r="http://schemas.openxmlformats.org/officeDocument/2006/relationships" xmlns:w="http://schemas.openxmlformats.org/wordprocessingml/2006/main">
  <w:divs>
    <w:div w:id="397098288">
      <w:bodyDiv w:val="1"/>
      <w:marLeft w:val="0"/>
      <w:marRight w:val="0"/>
      <w:marTop w:val="0"/>
      <w:marBottom w:val="0"/>
      <w:divBdr>
        <w:top w:val="none" w:sz="0" w:space="0" w:color="auto"/>
        <w:left w:val="none" w:sz="0" w:space="0" w:color="auto"/>
        <w:bottom w:val="none" w:sz="0" w:space="0" w:color="auto"/>
        <w:right w:val="none" w:sz="0" w:space="0" w:color="auto"/>
      </w:divBdr>
    </w:div>
    <w:div w:id="1342470691">
      <w:bodyDiv w:val="1"/>
      <w:marLeft w:val="0"/>
      <w:marRight w:val="0"/>
      <w:marTop w:val="0"/>
      <w:marBottom w:val="0"/>
      <w:divBdr>
        <w:top w:val="none" w:sz="0" w:space="0" w:color="auto"/>
        <w:left w:val="none" w:sz="0" w:space="0" w:color="auto"/>
        <w:bottom w:val="none" w:sz="0" w:space="0" w:color="auto"/>
        <w:right w:val="none" w:sz="0" w:space="0" w:color="auto"/>
      </w:divBdr>
    </w:div>
    <w:div w:id="1914389367">
      <w:bodyDiv w:val="1"/>
      <w:marLeft w:val="0"/>
      <w:marRight w:val="0"/>
      <w:marTop w:val="0"/>
      <w:marBottom w:val="0"/>
      <w:divBdr>
        <w:top w:val="none" w:sz="0" w:space="0" w:color="auto"/>
        <w:left w:val="none" w:sz="0" w:space="0" w:color="auto"/>
        <w:bottom w:val="none" w:sz="0" w:space="0" w:color="auto"/>
        <w:right w:val="none" w:sz="0" w:space="0" w:color="auto"/>
      </w:divBdr>
      <w:divsChild>
        <w:div w:id="163253959">
          <w:marLeft w:val="0"/>
          <w:marRight w:val="0"/>
          <w:marTop w:val="150"/>
          <w:marBottom w:val="15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299</Words>
  <Characters>1706</Characters>
  <Application>Microsoft Office Word</Application>
  <DocSecurity>0</DocSecurity>
  <Lines>14</Lines>
  <Paragraphs>4</Paragraphs>
  <ScaleCrop>false</ScaleCrop>
  <Company/>
  <LinksUpToDate>false</LinksUpToDate>
  <CharactersWithSpaces>2001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Technoparkcomputers</dc:creator>
  <cp:lastModifiedBy>Technoparkcomputers</cp:lastModifiedBy>
  <cp:revision>1</cp:revision>
  <dcterms:created xsi:type="dcterms:W3CDTF">2017-01-25T15:04:00Z</dcterms:created>
  <dcterms:modified xsi:type="dcterms:W3CDTF">2017-01-25T15:06:00Z</dcterms:modified>
</cp:coreProperties>
</file>